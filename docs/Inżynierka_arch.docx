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240" w:lineRule="auto"/>
        <w:jc w:val="center"/>
        <w:rPr>
          <w:rFonts w:ascii="EB Garamond" w:cs="EB Garamond" w:eastAsia="EB Garamond" w:hAnsi="EB Garamond"/>
        </w:rPr>
      </w:pPr>
      <w:bookmarkStart w:colFirst="0" w:colLast="0" w:name="_qj32txgwwc98" w:id="0"/>
      <w:bookmarkEnd w:id="0"/>
      <w:r w:rsidDel="00000000" w:rsidR="00000000" w:rsidRPr="00000000">
        <w:rPr>
          <w:rFonts w:ascii="EB Garamond" w:cs="EB Garamond" w:eastAsia="EB Garamond" w:hAnsi="EB Garamond"/>
          <w:rtl w:val="0"/>
        </w:rPr>
        <w:t xml:space="preserve">Application of large language models (LLM) to synthesize and interpret heterogeneous market data for personalized investment decision support</w:t>
      </w:r>
    </w:p>
    <w:p w:rsidR="00000000" w:rsidDel="00000000" w:rsidP="00000000" w:rsidRDefault="00000000" w:rsidRPr="00000000" w14:paraId="00000002">
      <w:pPr>
        <w:pStyle w:val="Heading2"/>
        <w:rPr/>
      </w:pPr>
      <w:bookmarkStart w:colFirst="0" w:colLast="0" w:name="_76dguvgy732z" w:id="1"/>
      <w:bookmarkEnd w:id="1"/>
      <w:r w:rsidDel="00000000" w:rsidR="00000000" w:rsidRPr="00000000">
        <w:rPr>
          <w:rtl w:val="0"/>
        </w:rPr>
        <w:t xml:space="preserve">Motivation</w:t>
      </w:r>
    </w:p>
    <w:p w:rsidR="00000000" w:rsidDel="00000000" w:rsidP="00000000" w:rsidRDefault="00000000" w:rsidRPr="00000000" w14:paraId="00000003">
      <w:pPr>
        <w:spacing w:after="240" w:before="240" w:lineRule="auto"/>
        <w:rPr/>
      </w:pPr>
      <w:r w:rsidDel="00000000" w:rsidR="00000000" w:rsidRPr="00000000">
        <w:rPr>
          <w:rtl w:val="0"/>
        </w:rPr>
        <w:t xml:space="preserve">Our goal is to create a system that supports investment decision-making by transforming large </w:t>
      </w:r>
      <w:commentRangeStart w:id="0"/>
      <w:r w:rsidDel="00000000" w:rsidR="00000000" w:rsidRPr="00000000">
        <w:rPr>
          <w:rtl w:val="0"/>
        </w:rPr>
        <w:t xml:space="preserve">volumes</w:t>
      </w:r>
      <w:commentRangeEnd w:id="0"/>
      <w:r w:rsidDel="00000000" w:rsidR="00000000" w:rsidRPr="00000000">
        <w:commentReference w:id="0"/>
      </w:r>
      <w:r w:rsidDel="00000000" w:rsidR="00000000" w:rsidRPr="00000000">
        <w:rPr>
          <w:rtl w:val="0"/>
        </w:rPr>
        <w:t xml:space="preserve"> of heterogeneous financial data (e.g., reports and market data) into personalized, actionable </w:t>
      </w:r>
      <w:commentRangeStart w:id="1"/>
      <w:commentRangeStart w:id="2"/>
      <w:r w:rsidDel="00000000" w:rsidR="00000000" w:rsidRPr="00000000">
        <w:rPr>
          <w:rtl w:val="0"/>
        </w:rPr>
        <w:t xml:space="preserve">insights</w:t>
      </w:r>
      <w:commentRangeEnd w:id="1"/>
      <w:r w:rsidDel="00000000" w:rsidR="00000000" w:rsidRPr="00000000">
        <w:commentReference w:id="1"/>
      </w:r>
      <w:commentRangeEnd w:id="2"/>
      <w:r w:rsidDel="00000000" w:rsidR="00000000" w:rsidRPr="00000000">
        <w:commentReference w:id="2"/>
      </w:r>
      <w:r w:rsidDel="00000000" w:rsidR="00000000" w:rsidRPr="00000000">
        <w:rPr>
          <w:rtl w:val="0"/>
        </w:rPr>
        <w:t xml:space="preserve">. Existing tools provide access to data but require significant manual interpretation and lack alignment with individual investor strategies. We aim to leverage Large Language Models (LLMs) combined with Retrieval-Augmented Generation (RAG) to synthesize diverse data sources and generate context-aware interpretations tailored to factors such as risk tolerance and investment horizon. </w:t>
      </w:r>
    </w:p>
    <w:p w:rsidR="00000000" w:rsidDel="00000000" w:rsidP="00000000" w:rsidRDefault="00000000" w:rsidRPr="00000000" w14:paraId="00000004">
      <w:pPr>
        <w:pStyle w:val="Heading2"/>
        <w:rPr/>
      </w:pPr>
      <w:bookmarkStart w:colFirst="0" w:colLast="0" w:name="_1lv0sksp9s1y" w:id="2"/>
      <w:bookmarkEnd w:id="2"/>
      <w:r w:rsidDel="00000000" w:rsidR="00000000" w:rsidRPr="00000000">
        <w:rPr>
          <w:rtl w:val="0"/>
        </w:rPr>
        <w:t xml:space="preserve">Functional</w:t>
      </w:r>
      <w:r w:rsidDel="00000000" w:rsidR="00000000" w:rsidRPr="00000000">
        <w:rPr>
          <w:rtl w:val="0"/>
        </w:rPr>
        <w:t xml:space="preserve"> requirements</w:t>
      </w:r>
    </w:p>
    <w:p w:rsidR="00000000" w:rsidDel="00000000" w:rsidP="00000000" w:rsidRDefault="00000000" w:rsidRPr="00000000" w14:paraId="00000005">
      <w:pPr>
        <w:numPr>
          <w:ilvl w:val="0"/>
          <w:numId w:val="1"/>
        </w:numPr>
        <w:ind w:left="720" w:hanging="360"/>
        <w:rPr>
          <w:u w:val="none"/>
        </w:rPr>
      </w:pPr>
      <w:r w:rsidDel="00000000" w:rsidR="00000000" w:rsidRPr="00000000">
        <w:rPr>
          <w:rtl w:val="0"/>
        </w:rPr>
        <w:t xml:space="preserve">System stores user preferences like passive/aggressive investing for each </w:t>
      </w:r>
      <w:commentRangeStart w:id="3"/>
      <w:commentRangeStart w:id="4"/>
      <w:r w:rsidDel="00000000" w:rsidR="00000000" w:rsidRPr="00000000">
        <w:rPr>
          <w:rtl w:val="0"/>
        </w:rPr>
        <w:t xml:space="preserve">company</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or group of companies</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System provides for user a sentiment prediction</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System stores historical data for predictions and keeps them based on </w:t>
      </w:r>
      <w:commentRangeStart w:id="5"/>
      <w:r w:rsidDel="00000000" w:rsidR="00000000" w:rsidRPr="00000000">
        <w:rPr>
          <w:rtl w:val="0"/>
        </w:rPr>
        <w:t xml:space="preserve">importance</w:t>
      </w:r>
      <w:commentRangeEnd w:id="5"/>
      <w:r w:rsidDel="00000000" w:rsidR="00000000" w:rsidRPr="00000000">
        <w:commentReference w:id="5"/>
      </w:r>
      <w:r w:rsidDel="00000000" w:rsidR="00000000" w:rsidRPr="00000000">
        <w:rPr>
          <w:rtl w:val="0"/>
        </w:rPr>
        <w:t xml:space="preserve"> </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System pull email, api data directly from companies and other sources TBD</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Returns list of informations (verbal description that it based his decision on</w:t>
      </w:r>
      <w:r w:rsidDel="00000000" w:rsidR="00000000" w:rsidRPr="00000000">
        <w:rPr>
          <w:rtl w:val="0"/>
        </w:rPr>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Lists crucial sources (chunks) for his decision</w:t>
      </w:r>
    </w:p>
    <w:p w:rsidR="00000000" w:rsidDel="00000000" w:rsidP="00000000" w:rsidRDefault="00000000" w:rsidRPr="00000000" w14:paraId="0000000B">
      <w:pPr>
        <w:ind w:left="720" w:firstLine="0"/>
        <w:rPr/>
      </w:pPr>
      <w:r w:rsidDel="00000000" w:rsidR="00000000" w:rsidRPr="00000000">
        <w:rPr>
          <w:rtl w:val="0"/>
        </w:rPr>
      </w:r>
    </w:p>
    <w:p w:rsidR="00000000" w:rsidDel="00000000" w:rsidP="00000000" w:rsidRDefault="00000000" w:rsidRPr="00000000" w14:paraId="0000000C">
      <w:pPr>
        <w:pStyle w:val="Heading2"/>
        <w:rPr/>
      </w:pPr>
      <w:bookmarkStart w:colFirst="0" w:colLast="0" w:name="_hi2dkkq9ig41" w:id="3"/>
      <w:bookmarkEnd w:id="3"/>
      <w:r w:rsidDel="00000000" w:rsidR="00000000" w:rsidRPr="00000000">
        <w:rPr>
          <w:rtl w:val="0"/>
        </w:rPr>
        <w:t xml:space="preserve">Non functional requirements</w:t>
      </w:r>
    </w:p>
    <w:p w:rsidR="00000000" w:rsidDel="00000000" w:rsidP="00000000" w:rsidRDefault="00000000" w:rsidRPr="00000000" w14:paraId="0000000D">
      <w:pPr>
        <w:numPr>
          <w:ilvl w:val="0"/>
          <w:numId w:val="5"/>
        </w:numPr>
        <w:ind w:left="720" w:hanging="360"/>
        <w:rPr>
          <w:u w:val="none"/>
        </w:rPr>
      </w:pPr>
      <w:r w:rsidDel="00000000" w:rsidR="00000000" w:rsidRPr="00000000">
        <w:rPr>
          <w:rtl w:val="0"/>
        </w:rPr>
        <w:t xml:space="preserve">Prompt has to execute in less than </w:t>
      </w:r>
      <w:r w:rsidDel="00000000" w:rsidR="00000000" w:rsidRPr="00000000">
        <w:rPr>
          <w:rtl w:val="0"/>
        </w:rPr>
        <w:t xml:space="preserve">X minutes</w:t>
      </w:r>
      <w:r w:rsidDel="00000000" w:rsidR="00000000" w:rsidRPr="00000000">
        <w:rPr>
          <w:rtl w:val="0"/>
        </w:rPr>
      </w:r>
    </w:p>
    <w:p w:rsidR="00000000" w:rsidDel="00000000" w:rsidP="00000000" w:rsidRDefault="00000000" w:rsidRPr="00000000" w14:paraId="0000000E">
      <w:pPr>
        <w:numPr>
          <w:ilvl w:val="0"/>
          <w:numId w:val="5"/>
        </w:numPr>
        <w:ind w:left="720" w:hanging="360"/>
        <w:rPr>
          <w:u w:val="none"/>
        </w:rPr>
      </w:pPr>
      <w:r w:rsidDel="00000000" w:rsidR="00000000" w:rsidRPr="00000000">
        <w:rPr>
          <w:rtl w:val="0"/>
        </w:rPr>
        <w:t xml:space="preserve">Model provides at least </w:t>
      </w:r>
      <w:r w:rsidDel="00000000" w:rsidR="00000000" w:rsidRPr="00000000">
        <w:rPr>
          <w:rtl w:val="0"/>
        </w:rPr>
        <w:t xml:space="preserve">X%</w:t>
      </w:r>
      <w:r w:rsidDel="00000000" w:rsidR="00000000" w:rsidRPr="00000000">
        <w:rPr>
          <w:rtl w:val="0"/>
        </w:rPr>
        <w:t xml:space="preserve"> accuracy for request</w:t>
      </w:r>
    </w:p>
    <w:p w:rsidR="00000000" w:rsidDel="00000000" w:rsidP="00000000" w:rsidRDefault="00000000" w:rsidRPr="00000000" w14:paraId="0000000F">
      <w:pPr>
        <w:numPr>
          <w:ilvl w:val="0"/>
          <w:numId w:val="5"/>
        </w:numPr>
        <w:ind w:left="720" w:hanging="360"/>
        <w:rPr>
          <w:u w:val="none"/>
        </w:rPr>
      </w:pPr>
      <w:r w:rsidDel="00000000" w:rsidR="00000000" w:rsidRPr="00000000">
        <w:rPr>
          <w:rtl w:val="0"/>
        </w:rPr>
        <w:t xml:space="preserve">System stores previous predictions</w:t>
      </w:r>
    </w:p>
    <w:p w:rsidR="00000000" w:rsidDel="00000000" w:rsidP="00000000" w:rsidRDefault="00000000" w:rsidRPr="00000000" w14:paraId="00000010">
      <w:pPr>
        <w:numPr>
          <w:ilvl w:val="0"/>
          <w:numId w:val="5"/>
        </w:numPr>
        <w:ind w:left="720" w:hanging="360"/>
        <w:rPr>
          <w:u w:val="none"/>
        </w:rPr>
      </w:pPr>
      <w:r w:rsidDel="00000000" w:rsidR="00000000" w:rsidRPr="00000000">
        <w:rPr>
          <w:rtl w:val="0"/>
        </w:rPr>
        <w:t xml:space="preserve">Model provides predictions up to two years period</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2"/>
        <w:rPr/>
      </w:pPr>
      <w:bookmarkStart w:colFirst="0" w:colLast="0" w:name="_qrq5vyd46h5y" w:id="4"/>
      <w:bookmarkEnd w:id="4"/>
      <w:r w:rsidDel="00000000" w:rsidR="00000000" w:rsidRPr="00000000">
        <w:rPr>
          <w:rtl w:val="0"/>
        </w:rPr>
        <w:t xml:space="preserve">Won't do</w:t>
      </w:r>
    </w:p>
    <w:p w:rsidR="00000000" w:rsidDel="00000000" w:rsidP="00000000" w:rsidRDefault="00000000" w:rsidRPr="00000000" w14:paraId="00000013">
      <w:pPr>
        <w:rPr/>
      </w:pPr>
      <w:r w:rsidDel="00000000" w:rsidR="00000000" w:rsidRPr="00000000">
        <w:rPr>
          <w:rtl w:val="0"/>
        </w:rPr>
        <w:t xml:space="preserve">This section describes things that we won’t cover as part of this document and project</w:t>
      </w:r>
    </w:p>
    <w:p w:rsidR="00000000" w:rsidDel="00000000" w:rsidP="00000000" w:rsidRDefault="00000000" w:rsidRPr="00000000" w14:paraId="00000014">
      <w:pPr>
        <w:numPr>
          <w:ilvl w:val="0"/>
          <w:numId w:val="2"/>
        </w:numPr>
        <w:ind w:left="720" w:hanging="360"/>
        <w:rPr>
          <w:u w:val="none"/>
        </w:rPr>
      </w:pPr>
      <w:r w:rsidDel="00000000" w:rsidR="00000000" w:rsidRPr="00000000">
        <w:rPr>
          <w:rtl w:val="0"/>
        </w:rPr>
        <w:t xml:space="preserve">Value based prediction, we only support positive/negative/neutral sentiment predictions</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Model supports historic data up to 3 years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2"/>
        <w:rPr/>
      </w:pPr>
      <w:bookmarkStart w:colFirst="0" w:colLast="0" w:name="_qfb05rdnimm" w:id="5"/>
      <w:bookmarkEnd w:id="5"/>
      <w:r w:rsidDel="00000000" w:rsidR="00000000" w:rsidRPr="00000000">
        <w:rPr>
          <w:rtl w:val="0"/>
        </w:rPr>
        <w:t xml:space="preserve">User stories</w:t>
      </w:r>
    </w:p>
    <w:p w:rsidR="00000000" w:rsidDel="00000000" w:rsidP="00000000" w:rsidRDefault="00000000" w:rsidRPr="00000000" w14:paraId="00000018">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As a</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so that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get the sentiment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can improve my investing decision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characterize my investing strategy for company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get personalized suggestions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Admins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Have access to history of investors’ requests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analyze and improve system predictions</w:t>
            </w:r>
          </w:p>
        </w:tc>
      </w:tr>
      <w:tr>
        <w:trPr>
          <w:cantSplit w:val="0"/>
          <w:trHeight w:val="958.93554687500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Investor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know based on what inf did the model predicted certain decision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have possibility of verifying data myself</w:t>
            </w:r>
          </w:p>
        </w:tc>
      </w:tr>
    </w:tbl>
    <w:p w:rsidR="00000000" w:rsidDel="00000000" w:rsidP="00000000" w:rsidRDefault="00000000" w:rsidRPr="00000000" w14:paraId="00000028">
      <w:pPr>
        <w:pStyle w:val="Heading2"/>
        <w:rPr/>
      </w:pPr>
      <w:bookmarkStart w:colFirst="0" w:colLast="0" w:name="_w2mxa7yy2uhe" w:id="6"/>
      <w:bookmarkEnd w:id="6"/>
      <w:r w:rsidDel="00000000" w:rsidR="00000000" w:rsidRPr="00000000">
        <w:rPr>
          <w:rtl w:val="0"/>
        </w:rPr>
      </w:r>
    </w:p>
    <w:p w:rsidR="00000000" w:rsidDel="00000000" w:rsidP="00000000" w:rsidRDefault="00000000" w:rsidRPr="00000000" w14:paraId="00000029">
      <w:pPr>
        <w:pStyle w:val="Heading2"/>
        <w:rPr/>
      </w:pPr>
      <w:bookmarkStart w:colFirst="0" w:colLast="0" w:name="_ofdzjubvhdgo" w:id="7"/>
      <w:bookmarkEnd w:id="7"/>
      <w:r w:rsidDel="00000000" w:rsidR="00000000" w:rsidRPr="00000000">
        <w:rPr>
          <w:rtl w:val="0"/>
        </w:rPr>
        <w:t xml:space="preserve">System components</w:t>
      </w:r>
    </w:p>
    <w:p w:rsidR="00000000" w:rsidDel="00000000" w:rsidP="00000000" w:rsidRDefault="00000000" w:rsidRPr="00000000" w14:paraId="0000002A">
      <w:pPr>
        <w:rPr/>
      </w:pPr>
      <w:r w:rsidDel="00000000" w:rsidR="00000000" w:rsidRPr="00000000">
        <w:rPr>
          <w:sz w:val="32"/>
          <w:szCs w:val="32"/>
          <w:rtl w:val="0"/>
        </w:rPr>
        <w:t xml:space="preserve"> </w:t>
      </w:r>
      <w:r w:rsidDel="00000000" w:rsidR="00000000" w:rsidRPr="00000000">
        <w:rPr>
          <w:rtl w:val="0"/>
        </w:rPr>
        <w:t xml:space="preserve"> </w:t>
      </w:r>
      <w:r w:rsidDel="00000000" w:rsidR="00000000" w:rsidRPr="00000000">
        <w:rPr/>
        <w:drawing>
          <wp:inline distB="114300" distT="114300" distL="114300" distR="114300">
            <wp:extent cx="5538795" cy="3442692"/>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38795" cy="3442692"/>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3149600" cy="28829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3149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pStyle w:val="Heading2"/>
        <w:rPr/>
      </w:pPr>
      <w:bookmarkStart w:colFirst="0" w:colLast="0" w:name="_ov6clri7ui6u" w:id="8"/>
      <w:bookmarkEnd w:id="8"/>
      <w:r w:rsidDel="00000000" w:rsidR="00000000" w:rsidRPr="00000000">
        <w:rPr>
          <w:rtl w:val="0"/>
        </w:rPr>
      </w:r>
    </w:p>
    <w:p w:rsidR="00000000" w:rsidDel="00000000" w:rsidP="00000000" w:rsidRDefault="00000000" w:rsidRPr="00000000" w14:paraId="0000002D">
      <w:pPr>
        <w:pStyle w:val="Heading2"/>
        <w:rPr/>
      </w:pPr>
      <w:bookmarkStart w:colFirst="0" w:colLast="0" w:name="_9oc3imnfyy9i" w:id="9"/>
      <w:bookmarkEnd w:id="9"/>
      <w:r w:rsidDel="00000000" w:rsidR="00000000" w:rsidRPr="00000000">
        <w:rPr>
          <w:rtl w:val="0"/>
        </w:rPr>
        <w:t xml:space="preserve">Architecture diagram</w:t>
      </w:r>
    </w:p>
    <w:p w:rsidR="00000000" w:rsidDel="00000000" w:rsidP="00000000" w:rsidRDefault="00000000" w:rsidRPr="00000000" w14:paraId="0000002E">
      <w:pPr>
        <w:rPr>
          <w:ins w:author="Jan" w:id="0" w:date="2026-03-21T11:37:53Z"/>
        </w:rPr>
      </w:pPr>
      <w:r w:rsidDel="00000000" w:rsidR="00000000" w:rsidRPr="00000000">
        <w:rPr/>
        <w:drawing>
          <wp:inline distB="114300" distT="114300" distL="114300" distR="114300">
            <wp:extent cx="7277100" cy="6610350"/>
            <wp:effectExtent b="0" l="0" r="0" t="0"/>
            <wp:docPr id="6"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7277100" cy="6610350"/>
                    </a:xfrm>
                    <a:prstGeom prst="rect"/>
                    <a:ln/>
                  </pic:spPr>
                </pic:pic>
              </a:graphicData>
            </a:graphic>
          </wp:inline>
        </w:drawing>
      </w:r>
      <w:ins w:author="Jan" w:id="0" w:date="2026-03-21T11:37:53Z">
        <w:r w:rsidDel="00000000" w:rsidR="00000000" w:rsidRPr="00000000">
          <w:rPr>
            <w:rtl w:val="0"/>
          </w:rPr>
        </w:r>
      </w:ins>
    </w:p>
    <w:p w:rsidR="00000000" w:rsidDel="00000000" w:rsidP="00000000" w:rsidRDefault="00000000" w:rsidRPr="00000000" w14:paraId="0000002F">
      <w:pPr>
        <w:pStyle w:val="Heading2"/>
        <w:rPr>
          <w:ins w:author="Jan" w:id="0" w:date="2026-03-21T11:37:53Z"/>
        </w:rPr>
      </w:pPr>
      <w:ins w:author="Jan" w:id="0" w:date="2026-03-21T11:37:53Z">
        <w:bookmarkStart w:colFirst="0" w:colLast="0" w:name="_cgvz5g6hywft" w:id="10"/>
        <w:bookmarkEnd w:id="10"/>
        <w:r w:rsidDel="00000000" w:rsidR="00000000" w:rsidRPr="00000000">
          <w:rPr>
            <w:rtl w:val="0"/>
          </w:rPr>
          <w:t xml:space="preserve">Implementation Considerations</w:t>
        </w:r>
      </w:ins>
    </w:p>
    <w:p w:rsidR="00000000" w:rsidDel="00000000" w:rsidP="00000000" w:rsidRDefault="00000000" w:rsidRPr="00000000" w14:paraId="00000030">
      <w:pPr>
        <w:pStyle w:val="Heading3"/>
        <w:rPr>
          <w:ins w:author="Jan" w:id="0" w:date="2026-03-21T11:37:53Z"/>
        </w:rPr>
      </w:pPr>
      <w:ins w:author="Jan" w:id="0" w:date="2026-03-21T11:37:53Z">
        <w:bookmarkStart w:colFirst="0" w:colLast="0" w:name="_qnyykn9ow0u2" w:id="11"/>
        <w:bookmarkEnd w:id="11"/>
        <w:r w:rsidDel="00000000" w:rsidR="00000000" w:rsidRPr="00000000">
          <w:rPr>
            <w:rtl w:val="0"/>
          </w:rPr>
          <w:t xml:space="preserve">Frontend</w:t>
        </w:r>
      </w:ins>
    </w:p>
    <w:p w:rsidR="00000000" w:rsidDel="00000000" w:rsidP="00000000" w:rsidRDefault="00000000" w:rsidRPr="00000000" w14:paraId="00000031">
      <w:pPr>
        <w:numPr>
          <w:ilvl w:val="0"/>
          <w:numId w:val="3"/>
        </w:numPr>
        <w:ind w:left="720" w:hanging="360"/>
        <w:rPr>
          <w:ins w:author="Jan" w:id="0" w:date="2026-03-21T11:37:53Z"/>
          <w:u w:val="none"/>
        </w:rPr>
      </w:pPr>
      <w:ins w:author="Jan" w:id="0" w:date="2026-03-21T11:37:53Z">
        <w:r w:rsidDel="00000000" w:rsidR="00000000" w:rsidRPr="00000000">
          <w:rPr>
            <w:rtl w:val="0"/>
          </w:rPr>
          <w:t xml:space="preserve">Simple REST based API that is exposed to users. Uses simple functional UI </w:t>
        </w:r>
        <w:r w:rsidDel="00000000" w:rsidR="00000000" w:rsidRPr="00000000">
          <w:rPr>
            <w:rtl w:val="0"/>
            <w:rPrChange w:author="Jan" w:id="1" w:date="2026-03-21T11:37:53Z">
              <w:rPr/>
            </w:rPrChange>
          </w:rPr>
          <w:t xml:space="preserve">without</w:t>
        </w:r>
        <w:r w:rsidDel="00000000" w:rsidR="00000000" w:rsidRPr="00000000">
          <w:rPr>
            <w:rtl w:val="0"/>
          </w:rPr>
          <w:t xml:space="preserve"> advanced JS functionalities. </w:t>
        </w:r>
      </w:ins>
    </w:p>
    <w:p w:rsidR="00000000" w:rsidDel="00000000" w:rsidP="00000000" w:rsidRDefault="00000000" w:rsidRPr="00000000" w14:paraId="00000032">
      <w:pPr>
        <w:pStyle w:val="Heading3"/>
        <w:rPr>
          <w:ins w:author="Jan" w:id="0" w:date="2026-03-21T11:37:53Z"/>
        </w:rPr>
      </w:pPr>
      <w:ins w:author="Jan" w:id="0" w:date="2026-03-21T11:37:53Z">
        <w:bookmarkStart w:colFirst="0" w:colLast="0" w:name="_gqfdnijzv1hh" w:id="12"/>
        <w:bookmarkEnd w:id="12"/>
        <w:r w:rsidDel="00000000" w:rsidR="00000000" w:rsidRPr="00000000">
          <w:rPr>
            <w:rtl w:val="0"/>
          </w:rPr>
          <w:t xml:space="preserve">Backend</w:t>
        </w:r>
      </w:ins>
    </w:p>
    <w:p w:rsidR="00000000" w:rsidDel="00000000" w:rsidP="00000000" w:rsidRDefault="00000000" w:rsidRPr="00000000" w14:paraId="00000033">
      <w:pPr>
        <w:numPr>
          <w:ilvl w:val="0"/>
          <w:numId w:val="6"/>
        </w:numPr>
        <w:ind w:left="720" w:hanging="360"/>
        <w:rPr>
          <w:ins w:author="Jan" w:id="0" w:date="2026-03-21T11:37:53Z"/>
          <w:u w:val="none"/>
        </w:rPr>
      </w:pPr>
      <w:ins w:author="Jan" w:id="0" w:date="2026-03-21T11:37:53Z">
        <w:r w:rsidDel="00000000" w:rsidR="00000000" w:rsidRPr="00000000">
          <w:rPr>
            <w:rtl w:val="0"/>
          </w:rPr>
          <w:t xml:space="preserve">Functions as a monolith with 3 main functions: Orchestrator, Rag Service and Data Ingest</w:t>
        </w:r>
      </w:ins>
    </w:p>
    <w:p w:rsidR="00000000" w:rsidDel="00000000" w:rsidP="00000000" w:rsidRDefault="00000000" w:rsidRPr="00000000" w14:paraId="00000034">
      <w:pPr>
        <w:numPr>
          <w:ilvl w:val="0"/>
          <w:numId w:val="6"/>
        </w:numPr>
        <w:ind w:left="720" w:hanging="360"/>
        <w:rPr>
          <w:ins w:author="Jan" w:id="0" w:date="2026-03-21T11:37:53Z"/>
          <w:u w:val="none"/>
        </w:rPr>
      </w:pPr>
      <w:ins w:author="Jan" w:id="0" w:date="2026-03-21T11:37:53Z">
        <w:r w:rsidDel="00000000" w:rsidR="00000000" w:rsidRPr="00000000">
          <w:rPr>
            <w:b w:val="1"/>
            <w:bCs w:val="1"/>
            <w:rtl w:val="0"/>
            <w:rPrChange w:author="Jan" w:id="1" w:date="2026-03-21T11:37:53Z">
              <w:rPr/>
            </w:rPrChange>
          </w:rPr>
          <w:t xml:space="preserve">Orchestrator</w:t>
        </w:r>
        <w:r w:rsidDel="00000000" w:rsidR="00000000" w:rsidRPr="00000000">
          <w:rPr>
            <w:rtl w:val="0"/>
          </w:rPr>
          <w:t xml:space="preserve">: manages business flow of the application, it coordinates which subsystems should execute in order to </w:t>
        </w:r>
        <w:r w:rsidDel="00000000" w:rsidR="00000000" w:rsidRPr="00000000">
          <w:rPr>
            <w:rtl w:val="0"/>
            <w:rPrChange w:author="Jan" w:id="1" w:date="2026-03-21T11:37:53Z">
              <w:rPr/>
            </w:rPrChange>
          </w:rPr>
          <w:t xml:space="preserve">deliver</w:t>
        </w:r>
        <w:r w:rsidDel="00000000" w:rsidR="00000000" w:rsidRPr="00000000">
          <w:rPr>
            <w:rtl w:val="0"/>
          </w:rPr>
          <w:t xml:space="preserve"> functionality to our client. It operates with the assumption that business logic is only known to him and other services (like RAG Service) are available to him on IDL (Interface Definition </w:t>
        </w:r>
        <w:r w:rsidDel="00000000" w:rsidR="00000000" w:rsidRPr="00000000">
          <w:rPr>
            <w:rtl w:val="0"/>
            <w:rPrChange w:author="Jan" w:id="1" w:date="2026-03-21T11:37:53Z">
              <w:rPr/>
            </w:rPrChange>
          </w:rPr>
          <w:t xml:space="preserve">Language</w:t>
        </w:r>
        <w:r w:rsidDel="00000000" w:rsidR="00000000" w:rsidRPr="00000000">
          <w:rPr>
            <w:rtl w:val="0"/>
          </w:rPr>
          <w:t xml:space="preserve">) based cooperation.</w:t>
        </w:r>
      </w:ins>
    </w:p>
    <w:p w:rsidR="00000000" w:rsidDel="00000000" w:rsidP="00000000" w:rsidRDefault="00000000" w:rsidRPr="00000000" w14:paraId="00000035">
      <w:pPr>
        <w:numPr>
          <w:ilvl w:val="0"/>
          <w:numId w:val="6"/>
        </w:numPr>
        <w:ind w:left="720" w:hanging="360"/>
        <w:rPr>
          <w:ins w:author="Jan" w:id="0" w:date="2026-03-21T11:37:53Z"/>
          <w:u w:val="none"/>
        </w:rPr>
      </w:pPr>
      <w:ins w:author="Jan" w:id="0" w:date="2026-03-21T11:37:53Z">
        <w:r w:rsidDel="00000000" w:rsidR="00000000" w:rsidRPr="00000000">
          <w:rPr>
            <w:rtl w:val="0"/>
          </w:rPr>
          <w:t xml:space="preserve">RAG Service: operates on data prepared by Data Ingest </w:t>
        </w:r>
        <w:r w:rsidDel="00000000" w:rsidR="00000000" w:rsidRPr="00000000">
          <w:rPr>
            <w:rtl w:val="0"/>
            <w:rPrChange w:author="Jan" w:id="1" w:date="2026-03-21T11:37:53Z">
              <w:rPr/>
            </w:rPrChange>
          </w:rPr>
          <w:t xml:space="preserve">component</w:t>
        </w:r>
        <w:r w:rsidDel="00000000" w:rsidR="00000000" w:rsidRPr="00000000">
          <w:rPr>
            <w:rtl w:val="0"/>
          </w:rPr>
          <w:t xml:space="preserve"> and uses RAG technique to get responses from LLM API. It is responsible for “how” the prompt is created, </w:t>
        </w:r>
        <w:r w:rsidDel="00000000" w:rsidR="00000000" w:rsidRPr="00000000">
          <w:rPr>
            <w:rtl w:val="0"/>
            <w:rPrChange w:author="Jan" w:id="1" w:date="2026-03-21T11:37:53Z">
              <w:rPr/>
            </w:rPrChange>
          </w:rPr>
          <w:t xml:space="preserve">and what</w:t>
        </w:r>
        <w:r w:rsidDel="00000000" w:rsidR="00000000" w:rsidRPr="00000000">
          <w:rPr>
            <w:rtl w:val="0"/>
          </w:rPr>
          <w:t xml:space="preserve"> data is provided to LLM. It’s the component that has the most heavy lifting in the whole system </w:t>
        </w:r>
      </w:ins>
    </w:p>
    <w:p w:rsidR="00000000" w:rsidDel="00000000" w:rsidP="00000000" w:rsidRDefault="00000000" w:rsidRPr="00000000" w14:paraId="00000036">
      <w:pPr>
        <w:numPr>
          <w:ilvl w:val="0"/>
          <w:numId w:val="6"/>
        </w:numPr>
        <w:ind w:left="720" w:hanging="360"/>
        <w:rPr>
          <w:u w:val="none"/>
          <w:rPrChange w:author="Jan" w:id="2" w:date="2026-03-21T11:37:56Z">
            <w:rPr>
              <w:u w:val="none"/>
            </w:rPr>
          </w:rPrChange>
        </w:rPr>
        <w:pPrChange w:author="Jan" w:id="0" w:date="2026-03-21T11:37:56Z">
          <w:pPr>
            <w:numPr>
              <w:ilvl w:val="0"/>
              <w:numId w:val="6"/>
            </w:numPr>
            <w:ind w:left="720" w:hanging="360"/>
          </w:pPr>
        </w:pPrChange>
      </w:pPr>
      <w:ins w:author="Jan" w:id="0" w:date="2026-03-21T11:37:53Z">
        <w:r w:rsidDel="00000000" w:rsidR="00000000" w:rsidRPr="00000000">
          <w:rPr>
            <w:rtl w:val="0"/>
          </w:rPr>
          <w:t xml:space="preserve">Data Ingest: has a list of sources that it takes </w:t>
        </w:r>
        <w:r w:rsidDel="00000000" w:rsidR="00000000" w:rsidRPr="00000000">
          <w:rPr>
            <w:b w:val="1"/>
            <w:bCs w:val="1"/>
            <w:rtl w:val="0"/>
            <w:rPrChange w:author="Jan" w:id="1" w:date="2026-03-21T11:37:53Z">
              <w:rPr/>
            </w:rPrChange>
          </w:rPr>
          <w:t xml:space="preserve">heterogenous</w:t>
        </w:r>
        <w:r w:rsidDel="00000000" w:rsidR="00000000" w:rsidRPr="00000000">
          <w:rPr>
            <w:rtl w:val="0"/>
          </w:rPr>
          <w:t xml:space="preserve"> data from. It’s responsible for parsing, tagging, </w:t>
        </w:r>
        <w:r w:rsidDel="00000000" w:rsidR="00000000" w:rsidRPr="00000000">
          <w:rPr>
            <w:rtl w:val="0"/>
            <w:rPrChange w:author="Jan" w:id="1" w:date="2026-03-21T11:37:53Z">
              <w:rPr/>
            </w:rPrChange>
          </w:rPr>
          <w:t xml:space="preserve">enhancing</w:t>
        </w:r>
        <w:r w:rsidDel="00000000" w:rsidR="00000000" w:rsidRPr="00000000">
          <w:rPr>
            <w:rtl w:val="0"/>
          </w:rPr>
          <w:t xml:space="preserve"> and bringing data to single format so that RAG service can operate on it. For now the supported inputs are “Companies email API” and “Yahoo Finance”</w:t>
        </w:r>
      </w:ins>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2"/>
        <w:rPr/>
      </w:pPr>
      <w:bookmarkStart w:colFirst="0" w:colLast="0" w:name="_b2ruqqt2m3h6" w:id="13"/>
      <w:bookmarkEnd w:id="13"/>
      <w:r w:rsidDel="00000000" w:rsidR="00000000" w:rsidRPr="00000000">
        <w:rPr>
          <w:rtl w:val="0"/>
        </w:rPr>
        <w:t xml:space="preserve">Container diagram architecture</w:t>
      </w:r>
    </w:p>
    <w:p w:rsidR="00000000" w:rsidDel="00000000" w:rsidP="00000000" w:rsidRDefault="00000000" w:rsidRPr="00000000" w14:paraId="00000039">
      <w:pPr>
        <w:pStyle w:val="Heading3"/>
        <w:rPr/>
      </w:pPr>
      <w:bookmarkStart w:colFirst="0" w:colLast="0" w:name="_mkd8ohz6j1ya" w:id="14"/>
      <w:bookmarkEnd w:id="14"/>
      <w:r w:rsidDel="00000000" w:rsidR="00000000" w:rsidRPr="00000000">
        <w:rPr>
          <w:rtl w:val="0"/>
        </w:rPr>
        <w:t xml:space="preserve">Backend endpoints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tbl>
      <w:tblPr>
        <w:tblStyle w:val="Table2"/>
        <w:tblW w:w="115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885"/>
        <w:gridCol w:w="1845"/>
        <w:gridCol w:w="1380"/>
        <w:gridCol w:w="3060"/>
        <w:gridCol w:w="2850"/>
        <w:tblGridChange w:id="0">
          <w:tblGrid>
            <w:gridCol w:w="1500"/>
            <w:gridCol w:w="885"/>
            <w:gridCol w:w="1845"/>
            <w:gridCol w:w="1380"/>
            <w:gridCol w:w="3060"/>
            <w:gridCol w:w="28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sz w:val="16"/>
                <w:szCs w:val="16"/>
              </w:rPr>
            </w:pPr>
            <w:r w:rsidDel="00000000" w:rsidR="00000000" w:rsidRPr="00000000">
              <w:rPr>
                <w:b w:val="1"/>
                <w:bCs w:val="1"/>
                <w:sz w:val="16"/>
                <w:szCs w:val="16"/>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sz w:val="16"/>
                <w:szCs w:val="16"/>
              </w:rPr>
            </w:pPr>
            <w:r w:rsidDel="00000000" w:rsidR="00000000" w:rsidRPr="00000000">
              <w:rPr>
                <w:sz w:val="16"/>
                <w:szCs w:val="16"/>
                <w:rtl w:val="0"/>
              </w:rPr>
              <w:t xml:space="preserve">Writes user investing strategy for company X (may be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sz w:val="16"/>
                <w:szCs w:val="16"/>
              </w:rPr>
            </w:pPr>
            <w:r w:rsidDel="00000000" w:rsidR="00000000" w:rsidRPr="00000000">
              <w:rPr>
                <w:sz w:val="16"/>
                <w:szCs w:val="16"/>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sz w:val="16"/>
                <w:szCs w:val="16"/>
              </w:rPr>
            </w:pPr>
            <w:r w:rsidDel="00000000" w:rsidR="00000000" w:rsidRPr="00000000">
              <w:rPr>
                <w:sz w:val="16"/>
                <w:szCs w:val="16"/>
                <w:rtl w:val="0"/>
              </w:rPr>
              <w:t xml:space="preserve">?</w:t>
            </w:r>
          </w:p>
          <w:p w:rsidR="00000000" w:rsidDel="00000000" w:rsidP="00000000" w:rsidRDefault="00000000" w:rsidRPr="00000000" w14:paraId="00000046">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4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strategy: Enum,</w:t>
            </w:r>
          </w:p>
          <w:p w:rsidR="00000000" w:rsidDel="00000000" w:rsidP="00000000" w:rsidRDefault="00000000" w:rsidRPr="00000000" w14:paraId="0000004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 “text desc”,</w:t>
            </w:r>
          </w:p>
          <w:p w:rsidR="00000000" w:rsidDel="00000000" w:rsidP="00000000" w:rsidRDefault="00000000" w:rsidRPr="00000000" w14:paraId="0000004A">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companies: Enum[]</w:t>
            </w:r>
          </w:p>
          <w:p w:rsidR="00000000" w:rsidDel="00000000" w:rsidP="00000000" w:rsidRDefault="00000000" w:rsidRPr="00000000" w14:paraId="0000004B">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4D">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"status": "success"</w:t>
            </w:r>
          </w:p>
          <w:p w:rsidR="00000000" w:rsidDel="00000000" w:rsidP="00000000" w:rsidRDefault="00000000" w:rsidRPr="00000000" w14:paraId="0000004E">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4F">
            <w:pPr>
              <w:widowControl w:val="0"/>
              <w:spacing w:line="240" w:lineRule="auto"/>
              <w:rPr>
                <w:rFonts w:ascii="Courier New" w:cs="Courier New" w:eastAsia="Courier New" w:hAnsi="Courier New"/>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sz w:val="16"/>
                <w:szCs w:val="16"/>
              </w:rPr>
            </w:pPr>
            <w:r w:rsidDel="00000000" w:rsidR="00000000" w:rsidRPr="00000000">
              <w:rPr>
                <w:sz w:val="16"/>
                <w:szCs w:val="16"/>
                <w:rtl w:val="0"/>
              </w:rPr>
              <w:t xml:space="preserve">User creates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sz w:val="16"/>
                <w:szCs w:val="16"/>
              </w:rPr>
            </w:pPr>
            <w:r w:rsidDel="00000000" w:rsidR="00000000" w:rsidRPr="00000000">
              <w:rPr>
                <w:sz w:val="16"/>
                <w:szCs w:val="16"/>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5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email: string,</w:t>
            </w:r>
          </w:p>
          <w:p w:rsidR="00000000" w:rsidDel="00000000" w:rsidP="00000000" w:rsidRDefault="00000000" w:rsidRPr="00000000" w14:paraId="00000056">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username: string</w:t>
            </w:r>
          </w:p>
          <w:p w:rsidR="00000000" w:rsidDel="00000000" w:rsidP="00000000" w:rsidRDefault="00000000" w:rsidRPr="00000000" w14:paraId="0000005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5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"status": "success"</w:t>
            </w:r>
          </w:p>
          <w:p w:rsidR="00000000" w:rsidDel="00000000" w:rsidP="00000000" w:rsidRDefault="00000000" w:rsidRPr="00000000" w14:paraId="0000005A">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sz w:val="16"/>
                <w:szCs w:val="16"/>
              </w:rPr>
            </w:pPr>
            <w:r w:rsidDel="00000000" w:rsidR="00000000" w:rsidRPr="00000000">
              <w:rPr>
                <w:sz w:val="16"/>
                <w:szCs w:val="16"/>
                <w:rtl w:val="0"/>
              </w:rPr>
              <w:t xml:space="preserve">Updates user investing strategy for company X (may be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sz w:val="16"/>
                <w:szCs w:val="16"/>
              </w:rPr>
            </w:pPr>
            <w:r w:rsidDel="00000000" w:rsidR="00000000" w:rsidRPr="00000000">
              <w:rPr>
                <w:sz w:val="16"/>
                <w:szCs w:val="16"/>
                <w:rtl w:val="0"/>
              </w:rPr>
              <w:t xml:space="preserve">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sz w:val="16"/>
                <w:szCs w:val="16"/>
              </w:rPr>
            </w:pPr>
            <w:r w:rsidDel="00000000" w:rsidR="00000000" w:rsidRPr="00000000">
              <w:rPr>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0">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strategy: Enum,</w:t>
            </w:r>
          </w:p>
          <w:p w:rsidR="00000000" w:rsidDel="00000000" w:rsidP="00000000" w:rsidRDefault="00000000" w:rsidRPr="00000000" w14:paraId="00000061">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 “text desc”,</w:t>
            </w:r>
          </w:p>
          <w:p w:rsidR="00000000" w:rsidDel="00000000" w:rsidP="00000000" w:rsidRDefault="00000000" w:rsidRPr="00000000" w14:paraId="0000006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companies: Enum[]</w:t>
            </w:r>
          </w:p>
          <w:p w:rsidR="00000000" w:rsidDel="00000000" w:rsidP="00000000" w:rsidRDefault="00000000" w:rsidRPr="00000000" w14:paraId="00000063">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"status": "success"</w:t>
            </w:r>
          </w:p>
          <w:p w:rsidR="00000000" w:rsidDel="00000000" w:rsidP="00000000" w:rsidRDefault="00000000" w:rsidRPr="00000000" w14:paraId="00000066">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sz w:val="16"/>
                <w:szCs w:val="16"/>
              </w:rPr>
            </w:pPr>
            <w:r w:rsidDel="00000000" w:rsidR="00000000" w:rsidRPr="00000000">
              <w:rPr>
                <w:sz w:val="16"/>
                <w:szCs w:val="16"/>
                <w:rtl w:val="0"/>
              </w:rPr>
              <w:t xml:space="preserve">User request list of companies he currently is interested in (pre request for below)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sz w:val="16"/>
                <w:szCs w:val="16"/>
              </w:rPr>
            </w:pPr>
            <w:r w:rsidDel="00000000" w:rsidR="00000000" w:rsidRPr="00000000">
              <w:rPr>
                <w:sz w:val="16"/>
                <w:szCs w:val="16"/>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6D">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companies: Enum[]</w:t>
            </w:r>
          </w:p>
          <w:p w:rsidR="00000000" w:rsidDel="00000000" w:rsidP="00000000" w:rsidRDefault="00000000" w:rsidRPr="00000000" w14:paraId="0000006E">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sz w:val="16"/>
                <w:szCs w:val="16"/>
              </w:rPr>
            </w:pPr>
            <w:r w:rsidDel="00000000" w:rsidR="00000000" w:rsidRPr="00000000">
              <w:rPr>
                <w:sz w:val="16"/>
                <w:szCs w:val="16"/>
                <w:rtl w:val="0"/>
              </w:rPr>
              <w:t xml:space="preserve">User request to see his current investing strategy for company X (may be list)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16"/>
                <w:szCs w:val="16"/>
              </w:rPr>
            </w:pPr>
            <w:r w:rsidDel="00000000" w:rsidR="00000000" w:rsidRPr="00000000">
              <w:rPr>
                <w:sz w:val="16"/>
                <w:szCs w:val="16"/>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/user/strategy</w:t>
            </w:r>
          </w:p>
          <w:p w:rsidR="00000000" w:rsidDel="00000000" w:rsidP="00000000" w:rsidRDefault="00000000" w:rsidRPr="00000000" w14:paraId="0000007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76">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strategies: dict{</w:t>
            </w:r>
          </w:p>
          <w:p w:rsidR="00000000" w:rsidDel="00000000" w:rsidP="00000000" w:rsidRDefault="00000000" w:rsidRPr="00000000" w14:paraId="0000007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companyID : dict{</w:t>
            </w:r>
          </w:p>
          <w:p w:rsidR="00000000" w:rsidDel="00000000" w:rsidP="00000000" w:rsidRDefault="00000000" w:rsidRPr="00000000" w14:paraId="0000007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strategy: Enum,</w:t>
            </w:r>
          </w:p>
          <w:p w:rsidR="00000000" w:rsidDel="00000000" w:rsidP="00000000" w:rsidRDefault="00000000" w:rsidRPr="00000000" w14:paraId="0000007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desc: “text desc”</w:t>
            </w:r>
          </w:p>
          <w:p w:rsidR="00000000" w:rsidDel="00000000" w:rsidP="00000000" w:rsidRDefault="00000000" w:rsidRPr="00000000" w14:paraId="0000007A">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7B">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7C">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 prediction for company X</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/companies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/{companyID}</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8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r w:rsidDel="00000000" w:rsidR="00000000" w:rsidRPr="00000000">
              <w:rPr>
                <w:rFonts w:ascii="Courier New" w:cs="Courier New" w:eastAsia="Courier New" w:hAnsi="Courier New"/>
                <w:sz w:val="16"/>
                <w:szCs w:val="16"/>
                <w:rtl w:val="0"/>
              </w:rPr>
              <w:t xml:space="preserve">companyID</w:t>
            </w:r>
            <w:r w:rsidDel="00000000" w:rsidR="00000000" w:rsidRPr="00000000">
              <w:rPr>
                <w:rFonts w:ascii="Courier New" w:cs="Courier New" w:eastAsia="Courier New" w:hAnsi="Courier New"/>
                <w:sz w:val="16"/>
                <w:szCs w:val="16"/>
                <w:rtl w:val="0"/>
              </w:rPr>
              <w:t xml:space="preserve">": 123,</w:t>
            </w:r>
          </w:p>
          <w:p w:rsidR="00000000" w:rsidDel="00000000" w:rsidP="00000000" w:rsidRDefault="00000000" w:rsidRPr="00000000" w14:paraId="00000086">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“sentiment”: </w:t>
            </w:r>
          </w:p>
          <w:p w:rsidR="00000000" w:rsidDel="00000000" w:rsidP="00000000" w:rsidRDefault="00000000" w:rsidRPr="00000000" w14:paraId="0000008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"positive" | "negative",</w:t>
            </w:r>
          </w:p>
          <w:p w:rsidR="00000000" w:rsidDel="00000000" w:rsidP="00000000" w:rsidRDefault="00000000" w:rsidRPr="00000000" w14:paraId="0000008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"confidence": float,</w:t>
            </w:r>
          </w:p>
          <w:p w:rsidR="00000000" w:rsidDel="00000000" w:rsidP="00000000" w:rsidRDefault="00000000" w:rsidRPr="00000000" w14:paraId="0000008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“sources”: int[]</w:t>
            </w:r>
          </w:p>
          <w:p w:rsidR="00000000" w:rsidDel="00000000" w:rsidP="00000000" w:rsidRDefault="00000000" w:rsidRPr="00000000" w14:paraId="0000008A">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highlight w:val="green"/>
              </w:rPr>
            </w:pPr>
            <w:r w:rsidDel="00000000" w:rsidR="00000000" w:rsidRPr="00000000">
              <w:rPr>
                <w:sz w:val="16"/>
                <w:szCs w:val="16"/>
                <w:rtl w:val="0"/>
              </w:rPr>
              <w:t xml:space="preserve">Getting user requests history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/user/history</w:t>
            </w:r>
          </w:p>
          <w:p w:rsidR="00000000" w:rsidDel="00000000" w:rsidP="00000000" w:rsidRDefault="00000000" w:rsidRPr="00000000" w14:paraId="0000008E">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sz w:val="16"/>
                <w:szCs w:val="16"/>
              </w:rPr>
            </w:pPr>
            <w:r w:rsidDel="00000000" w:rsidR="00000000" w:rsidRPr="00000000">
              <w:rPr>
                <w:sz w:val="16"/>
                <w:szCs w:val="16"/>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None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9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userID: 12,</w:t>
            </w:r>
          </w:p>
          <w:p w:rsidR="00000000" w:rsidDel="00000000" w:rsidP="00000000" w:rsidRDefault="00000000" w:rsidRPr="00000000" w14:paraId="00000093">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requests: {</w:t>
            </w:r>
          </w:p>
          <w:p w:rsidR="00000000" w:rsidDel="00000000" w:rsidP="00000000" w:rsidRDefault="00000000" w:rsidRPr="00000000" w14:paraId="0000009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request_date: Date,</w:t>
            </w:r>
          </w:p>
          <w:p w:rsidR="00000000" w:rsidDel="00000000" w:rsidP="00000000" w:rsidRDefault="00000000" w:rsidRPr="00000000" w14:paraId="0000009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question: String,</w:t>
            </w:r>
          </w:p>
          <w:p w:rsidR="00000000" w:rsidDel="00000000" w:rsidP="00000000" w:rsidRDefault="00000000" w:rsidRPr="00000000" w14:paraId="00000096">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prompt: String,</w:t>
            </w:r>
          </w:p>
          <w:p w:rsidR="00000000" w:rsidDel="00000000" w:rsidP="00000000" w:rsidRDefault="00000000" w:rsidRPr="00000000" w14:paraId="0000009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response: String</w:t>
            </w:r>
          </w:p>
          <w:p w:rsidR="00000000" w:rsidDel="00000000" w:rsidP="00000000" w:rsidRDefault="00000000" w:rsidRPr="00000000" w14:paraId="0000009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w:t>
            </w:r>
          </w:p>
          <w:p w:rsidR="00000000" w:rsidDel="00000000" w:rsidP="00000000" w:rsidRDefault="00000000" w:rsidRPr="00000000" w14:paraId="0000009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Sending email from webhook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/companies</w:t>
            </w:r>
          </w:p>
          <w:p w:rsidR="00000000" w:rsidDel="00000000" w:rsidP="00000000" w:rsidRDefault="00000000" w:rsidRPr="00000000" w14:paraId="0000009D">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line="240" w:lineRule="auto"/>
              <w:rPr>
                <w:sz w:val="16"/>
                <w:szCs w:val="16"/>
              </w:rPr>
            </w:pPr>
            <w:r w:rsidDel="00000000" w:rsidR="00000000" w:rsidRPr="00000000">
              <w:rPr>
                <w:sz w:val="16"/>
                <w:szCs w:val="16"/>
                <w:rtl w:val="0"/>
              </w:rPr>
              <w:t xml:space="preserve">?Admin?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A0">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email_content: “text”</w:t>
            </w:r>
          </w:p>
          <w:p w:rsidR="00000000" w:rsidDel="00000000" w:rsidP="00000000" w:rsidRDefault="00000000" w:rsidRPr="00000000" w14:paraId="000000A1">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A3">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"status": "success"</w:t>
            </w:r>
          </w:p>
          <w:p w:rsidR="00000000" w:rsidDel="00000000" w:rsidP="00000000" w:rsidRDefault="00000000" w:rsidRPr="00000000" w14:paraId="000000A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3"/>
        <w:rPr/>
      </w:pPr>
      <w:bookmarkStart w:colFirst="0" w:colLast="0" w:name="_dcno5j6fafl0" w:id="15"/>
      <w:bookmarkEnd w:id="15"/>
      <w:r w:rsidDel="00000000" w:rsidR="00000000" w:rsidRPr="00000000">
        <w:rPr>
          <w:rtl w:val="0"/>
        </w:rPr>
        <w:t xml:space="preserve">LLM Lama endpoints</w:t>
      </w:r>
    </w:p>
    <w:p w:rsidR="00000000" w:rsidDel="00000000" w:rsidP="00000000" w:rsidRDefault="00000000" w:rsidRPr="00000000" w14:paraId="000000A7">
      <w:pPr>
        <w:rPr/>
      </w:pPr>
      <w:r w:rsidDel="00000000" w:rsidR="00000000" w:rsidRPr="00000000">
        <w:rPr>
          <w:rtl w:val="0"/>
        </w:rPr>
      </w:r>
    </w:p>
    <w:tbl>
      <w:tblPr>
        <w:tblStyle w:val="Table3"/>
        <w:tblW w:w="110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15"/>
        <w:gridCol w:w="1380"/>
        <w:gridCol w:w="1380"/>
        <w:gridCol w:w="2955"/>
        <w:gridCol w:w="2925"/>
        <w:tblGridChange w:id="0">
          <w:tblGrid>
            <w:gridCol w:w="1455"/>
            <w:gridCol w:w="915"/>
            <w:gridCol w:w="1380"/>
            <w:gridCol w:w="1380"/>
            <w:gridCol w:w="2955"/>
            <w:gridCol w:w="2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spacing w:line="240" w:lineRule="auto"/>
              <w:rPr>
                <w:b w:val="1"/>
                <w:bCs w:val="1"/>
                <w:sz w:val="16"/>
                <w:szCs w:val="16"/>
              </w:rPr>
            </w:pPr>
            <w:r w:rsidDel="00000000" w:rsidR="00000000" w:rsidRPr="00000000">
              <w:rPr>
                <w:b w:val="1"/>
                <w:bCs w:val="1"/>
                <w:sz w:val="16"/>
                <w:szCs w:val="16"/>
                <w:rtl w:val="0"/>
              </w:rPr>
              <w:t xml:space="preserve">Endpoint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URL</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Headers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Body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Response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 relevancy assessment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/lama/relevancy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rPr>
                <w:sz w:val="16"/>
                <w:szCs w:val="16"/>
              </w:rPr>
            </w:pPr>
            <w:r w:rsidDel="00000000" w:rsidR="00000000" w:rsidRPr="00000000">
              <w:rPr>
                <w:sz w:val="16"/>
                <w:szCs w:val="16"/>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3">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timeframe: String,</w:t>
            </w:r>
          </w:p>
          <w:p w:rsidR="00000000" w:rsidDel="00000000" w:rsidP="00000000" w:rsidRDefault="00000000" w:rsidRPr="00000000" w14:paraId="000000B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chunks_summaries: str[]</w:t>
            </w:r>
          </w:p>
          <w:p w:rsidR="00000000" w:rsidDel="00000000" w:rsidP="00000000" w:rsidRDefault="00000000" w:rsidRPr="00000000" w14:paraId="000000B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6">
            <w:pPr>
              <w:widowControl w:val="0"/>
              <w:spacing w:line="240" w:lineRule="auto"/>
              <w:rPr>
                <w:rFonts w:ascii="Courier New" w:cs="Courier New" w:eastAsia="Courier New" w:hAnsi="Courier New"/>
                <w:sz w:val="16"/>
                <w:szCs w:val="1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chosen_chunks: int[]</w:t>
            </w:r>
          </w:p>
          <w:p w:rsidR="00000000" w:rsidDel="00000000" w:rsidP="00000000" w:rsidRDefault="00000000" w:rsidRPr="00000000" w14:paraId="000000B9">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 sentiment 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POST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/lama/prediction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rPr>
                <w:sz w:val="16"/>
                <w:szCs w:val="16"/>
              </w:rPr>
            </w:pPr>
            <w:r w:rsidDel="00000000" w:rsidR="00000000" w:rsidRPr="00000000">
              <w:rPr>
                <w:sz w:val="16"/>
                <w:szCs w:val="16"/>
                <w:rtl w:val="0"/>
              </w:rPr>
              <w:t xml:space="preserve">Authorization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C0">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company: Enum,</w:t>
            </w:r>
          </w:p>
          <w:p w:rsidR="00000000" w:rsidDel="00000000" w:rsidP="00000000" w:rsidRDefault="00000000" w:rsidRPr="00000000" w14:paraId="000000C1">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timeframe: String,</w:t>
            </w:r>
          </w:p>
          <w:p w:rsidR="00000000" w:rsidDel="00000000" w:rsidP="00000000" w:rsidRDefault="00000000" w:rsidRPr="00000000" w14:paraId="000000C2">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user_strategy: String,</w:t>
            </w:r>
          </w:p>
          <w:p w:rsidR="00000000" w:rsidDel="00000000" w:rsidP="00000000" w:rsidRDefault="00000000" w:rsidRPr="00000000" w14:paraId="000000C3">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chunks: str[]</w:t>
            </w:r>
          </w:p>
          <w:p w:rsidR="00000000" w:rsidDel="00000000" w:rsidP="00000000" w:rsidRDefault="00000000" w:rsidRPr="00000000" w14:paraId="000000C4">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p w:rsidR="00000000" w:rsidDel="00000000" w:rsidP="00000000" w:rsidRDefault="00000000" w:rsidRPr="00000000" w14:paraId="000000C6">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sentiment: Enum,</w:t>
            </w:r>
          </w:p>
          <w:p w:rsidR="00000000" w:rsidDel="00000000" w:rsidP="00000000" w:rsidRDefault="00000000" w:rsidRPr="00000000" w14:paraId="000000C7">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  confidence: float 0-1,</w:t>
            </w:r>
          </w:p>
          <w:p w:rsidR="00000000" w:rsidDel="00000000" w:rsidP="00000000" w:rsidRDefault="00000000" w:rsidRPr="00000000" w14:paraId="000000C8">
            <w:pPr>
              <w:widowControl w:val="0"/>
              <w:spacing w:line="24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w:t>
            </w:r>
          </w:p>
        </w:tc>
      </w:tr>
    </w:tbl>
    <w:p w:rsidR="00000000" w:rsidDel="00000000" w:rsidP="00000000" w:rsidRDefault="00000000" w:rsidRPr="00000000" w14:paraId="000000C9">
      <w:pPr>
        <w:pStyle w:val="Heading3"/>
        <w:keepNext w:val="0"/>
        <w:keepLines w:val="0"/>
        <w:spacing w:before="280" w:lineRule="auto"/>
        <w:rPr>
          <w:color w:val="000000"/>
          <w:sz w:val="26"/>
          <w:szCs w:val="26"/>
        </w:rPr>
      </w:pPr>
      <w:bookmarkStart w:colFirst="0" w:colLast="0" w:name="_xmc4stkcwcqe" w:id="16"/>
      <w:bookmarkEnd w:id="16"/>
      <w:r w:rsidDel="00000000" w:rsidR="00000000" w:rsidRPr="00000000">
        <w:rPr>
          <w:rtl w:val="0"/>
        </w:rPr>
      </w:r>
    </w:p>
    <w:p w:rsidR="00000000" w:rsidDel="00000000" w:rsidP="00000000" w:rsidRDefault="00000000" w:rsidRPr="00000000" w14:paraId="000000CA">
      <w:pPr>
        <w:pStyle w:val="Heading3"/>
        <w:keepNext w:val="0"/>
        <w:keepLines w:val="0"/>
        <w:spacing w:before="280" w:lineRule="auto"/>
        <w:rPr>
          <w:color w:val="000000"/>
          <w:sz w:val="26"/>
          <w:szCs w:val="26"/>
        </w:rPr>
      </w:pPr>
      <w:bookmarkStart w:colFirst="0" w:colLast="0" w:name="_t2wxmjjf48z4" w:id="17"/>
      <w:bookmarkEnd w:id="17"/>
      <w:r w:rsidDel="00000000" w:rsidR="00000000" w:rsidRPr="00000000">
        <w:rPr>
          <w:color w:val="000000"/>
          <w:sz w:val="26"/>
          <w:szCs w:val="26"/>
          <w:rtl w:val="0"/>
        </w:rPr>
        <w:t xml:space="preserve">Market</w:t>
      </w:r>
      <w:r w:rsidDel="00000000" w:rsidR="00000000" w:rsidRPr="00000000">
        <w:rPr>
          <w:color w:val="000000"/>
          <w:sz w:val="26"/>
          <w:szCs w:val="26"/>
          <w:rtl w:val="0"/>
        </w:rPr>
        <w:t xml:space="preserve"> database operations</w:t>
      </w:r>
    </w:p>
    <w:p w:rsidR="00000000" w:rsidDel="00000000" w:rsidP="00000000" w:rsidRDefault="00000000" w:rsidRPr="00000000" w14:paraId="000000CB">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GetEarningRaport</w:t>
            </w:r>
            <w:r w:rsidDel="00000000" w:rsidR="00000000" w:rsidRPr="00000000">
              <w:rPr>
                <w:sz w:val="16"/>
                <w:szCs w:val="16"/>
                <w:rtl w:val="0"/>
              </w:rPr>
              <w:t xml:space="preserve">Embedding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Returns summaries of chunks of earning raptors and emails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companyID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embedding[]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GetEarningRaports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Return chunks of earning reports/ emails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companyID, chunkID[]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chunks[]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SaveMailContent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Saves received 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companyID</w:t>
            </w:r>
            <w:r w:rsidDel="00000000" w:rsidR="00000000" w:rsidRPr="00000000">
              <w:rPr>
                <w:rFonts w:ascii="Courier New" w:cs="Courier New" w:eastAsia="Courier New" w:hAnsi="Courier New"/>
                <w:sz w:val="16"/>
                <w:szCs w:val="16"/>
                <w:rtl w:val="0"/>
              </w:rPr>
              <w:t xml:space="preserve">, string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status</w:t>
            </w:r>
          </w:p>
        </w:tc>
      </w:tr>
    </w:tbl>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pStyle w:val="Heading3"/>
        <w:keepNext w:val="0"/>
        <w:keepLines w:val="0"/>
        <w:spacing w:before="280" w:lineRule="auto"/>
        <w:rPr>
          <w:color w:val="000000"/>
          <w:sz w:val="26"/>
          <w:szCs w:val="26"/>
        </w:rPr>
      </w:pPr>
      <w:bookmarkStart w:colFirst="0" w:colLast="0" w:name="_ar81hwkl9cxx" w:id="18"/>
      <w:bookmarkEnd w:id="18"/>
      <w:r w:rsidDel="00000000" w:rsidR="00000000" w:rsidRPr="00000000">
        <w:rPr>
          <w:color w:val="000000"/>
          <w:sz w:val="26"/>
          <w:szCs w:val="26"/>
          <w:rtl w:val="0"/>
        </w:rPr>
        <w:t xml:space="preserve">User database operations</w:t>
      </w:r>
    </w:p>
    <w:p w:rsidR="00000000" w:rsidDel="00000000" w:rsidP="00000000" w:rsidRDefault="00000000" w:rsidRPr="00000000" w14:paraId="000000DE">
      <w:pPr>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Operation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Input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16"/>
                <w:szCs w:val="16"/>
              </w:rPr>
            </w:pPr>
            <w:r w:rsidDel="00000000" w:rsidR="00000000" w:rsidRPr="00000000">
              <w:rPr>
                <w:b w:val="1"/>
                <w:bCs w:val="1"/>
                <w:sz w:val="16"/>
                <w:szCs w:val="16"/>
                <w:rtl w:val="0"/>
              </w:rPr>
              <w:t xml:space="preserve">Output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SaveUserStrategy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Saves user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userID,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GetUserStrategy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Retrieves user 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strategy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SaveUserPrediction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Saves prediction generated for user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userID, strategy, prediction,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GetUserPredictions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highlight w:val="green"/>
              </w:rPr>
            </w:pPr>
            <w:r w:rsidDel="00000000" w:rsidR="00000000" w:rsidRPr="00000000">
              <w:rPr>
                <w:sz w:val="16"/>
                <w:szCs w:val="16"/>
                <w:rtl w:val="0"/>
              </w:rPr>
              <w:t xml:space="preserve">Retrieves all user predictions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SaveUserAccount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16"/>
                <w:szCs w:val="16"/>
              </w:rPr>
            </w:pPr>
            <w:r w:rsidDel="00000000" w:rsidR="00000000" w:rsidRPr="00000000">
              <w:rPr>
                <w:sz w:val="16"/>
                <w:szCs w:val="16"/>
                <w:rtl w:val="0"/>
              </w:rPr>
              <w:t xml:space="preserve">Saves user data after account creation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userID, email, username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status</w:t>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pPr>
      <w:bookmarkStart w:colFirst="0" w:colLast="0" w:name="_ihkgjilh1rk0" w:id="19"/>
      <w:bookmarkEnd w:id="19"/>
      <w:r w:rsidDel="00000000" w:rsidR="00000000" w:rsidRPr="00000000">
        <w:rPr>
          <w:rtl w:val="0"/>
        </w:rPr>
        <w:t xml:space="preserve">Sequence </w:t>
      </w:r>
      <w:r w:rsidDel="00000000" w:rsidR="00000000" w:rsidRPr="00000000">
        <w:rPr>
          <w:rtl w:val="0"/>
        </w:rPr>
        <w:t xml:space="preserve">Diagrams</w:t>
      </w: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7029450" cy="7458075"/>
            <wp:effectExtent b="0" l="0" r="0" t="0"/>
            <wp:docPr id="2"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7029450"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7896225" cy="8210550"/>
            <wp:effectExtent b="0" l="0" r="0" t="0"/>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896225" cy="821055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drawing>
          <wp:inline distB="114300" distT="114300" distL="114300" distR="114300">
            <wp:extent cx="7820025" cy="7953375"/>
            <wp:effectExtent b="0" l="0" r="0" t="0"/>
            <wp:docPr id="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7820025" cy="795337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pPr>
      <w:r w:rsidDel="00000000" w:rsidR="00000000" w:rsidRPr="00000000">
        <w:rPr/>
        <w:drawing>
          <wp:inline distB="114300" distT="114300" distL="114300" distR="114300">
            <wp:extent cx="13573125" cy="15544800"/>
            <wp:effectExtent b="0" l="0" r="0" t="0"/>
            <wp:docPr id="8"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3573125" cy="155448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drawing>
          <wp:inline distB="114300" distT="114300" distL="114300" distR="114300">
            <wp:extent cx="5838825" cy="649605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838825" cy="6496050"/>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r5vz1x4l4srj" w:id="20"/>
      <w:bookmarkEnd w:id="20"/>
      <w:r w:rsidDel="00000000" w:rsidR="00000000" w:rsidRPr="00000000">
        <w:rPr>
          <w:rtl w:val="0"/>
        </w:rPr>
        <w:t xml:space="preserve">Appendix</w:t>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n" w:id="1" w:date="2026-03-23T16:46:42Z">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można składać sentymenty - czyli llm oblicza chunki sentymetnów i zapisujemy te wyniki. Nasz apply dla danego inwestora (pasywny/agresywny) bedzie bazowal na tych chunkach i aplikowal na nie prostsze algosy bez uzycia LLM. Lepsze z perspektywy performacne i łatwiejsze. WAŻNE!!!!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Wrzucic w Non Funcitonal: jakie sa koszty systemu - można to wrzucić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Mozna archa zmienic pod batching - jesli chcemy go zrobic, do przemyslenia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Zamisat pytania sie o relevant info do Lamy mozna uzyc Embedding zeby uzyc de-facto RAGa.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Contextual RAGa który prependuje chunk caly podsumowaniem dokuentu przez to kazdy chunk ma kontekst calego PDF przez co dostajemy lepsze odpowiedzi.</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15-20k tokenów może wejsc naraz w LLM wiec na jedna konferencje wystarczy, ale jesli zroibmy duza ilsoc naraz to mozemy przekroczyzc ten limit - do odnotowania.</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Formułki prawne i inne niepotrzebne elemnty mozna wyciac w cialosci z PDF, wtedy bedzie taniej i szybciej.</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Investment Thesis, Consistency with the Investment Thesis - zmienic nazewnictwo w pracy zeby nie zrozumiec lepiej ten nasz "sentyment" i "strategie inwestycyjna"</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Trzeba sciagnac dane historyczne z 5 lat wstecz i obliczyc stentyment na tym bo dzialamy na danych - no jakos musimy wyliczyc ten Sentyment.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Testy akceptacyjne (testowanie benchmark na LLM), przy strategi per-uzytkownik warto jest miec takie testy zeby wiedziec ocb. To jest potrzebne zeby wiedziec czy system dziala - tu jest problem bo jak powiedzieci czy odpowiedz jest poprawna (może innym LLM - jako validation)</w:t>
      </w:r>
    </w:p>
  </w:comment>
  <w:comment w:author="The_Vticher" w:id="2" w:date="2026-03-26T20:07:46Z">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Mamy parę strategi ogólnych dla inwestora, oraz okresów czasu, i dla każdej firmy robimy obliczenie ogólnego sentymentu dla każdej kombinacji. Później nakładamy tą dokładną strategie na już obliczony sentyment.</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Koszty nieważne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wstępnie tak|</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Embeddingi trzeba z chatem obgadać, jak dokładnie by to wyglądało</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embedding vs contextual rag TBD z czatemmm</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Zobaczymy ile tokenów na avg konferencja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 dataingest wywalaj zbędne formułki</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ok</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Z przedziału 2 lat, ALE np 2 lata temu obliczamy senteyment, i mając już prawdziwy wykres stoka (2 lata temu do teraz) możemy obliczyć accuracy jakie otrzymaliśmuy żeby móc powiedzieć że 'na historycznych danych mamy X accuracy'</w:t>
      </w:r>
    </w:p>
  </w:comment>
  <w:comment w:author="Jan" w:id="0" w:date="2026-03-23T16:05:04Z">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Zapisac historyczne dane i operowaac na nich zeby miec baseline</w:t>
      </w:r>
    </w:p>
  </w:comment>
  <w:comment w:author="Jan" w:id="5" w:date="2026-03-20T08:18:37Z">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(elaborate on ‘importance’ - what it means) - moving the "notes" to comments</w:t>
      </w:r>
    </w:p>
  </w:comment>
  <w:comment w:author="Jan" w:id="3" w:date="2026-03-23T16:19:54Z">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sentimet do val czy 3 enum?</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czy wynik zmienia sie na podstaiwe tego czy bierzemy pod uwage stare dane i to jak wazne one sa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skupiac sie na samych konferencjach (zeby rozszerzyc pule)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historyczne z sequ (archiwum komunikatow spulek)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lista firm i email zeby spamu nie brac</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chunki cale sa toporne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lepiej jest miec policzone batchowo (jeden batch processing)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mozemy miec sentymet policzony przed i miec jakies drzewo zeby zapytanie bylo lekkie</w:t>
      </w:r>
    </w:p>
  </w:comment>
  <w:comment w:author="The_Vticher" w:id="4" w:date="2026-03-26T19:52:38Z">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Sentyment będzie wartością od 0 do 1</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Po dostarczenia chunków do lamy ,lama ocenia wartość każdego z nich 0-1, p0otem zapisujemy chunka do bazy razem z jego wartością (jeżeli chunk otrzyma N razy z rzędu rating &lt;0.05 to wywlamy go z bazy). Potem RAG pobiera tylko chunki z dobrym ratingiem.</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Zostajemy przy 3 źródłach informacji</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https://www.sec.gov/</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ok,</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LLM może jakoś zwrócić info na podstawie czego podjął info, adam wspominał coś....</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Dajemy systemowi event co np. 24h gdzie ma zrobić rerun obliczenia, TBD with chat</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optymalizacja na później</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4.png"/><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5.png"/><Relationship Id="rId14"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3.png"/><Relationship Id="rId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